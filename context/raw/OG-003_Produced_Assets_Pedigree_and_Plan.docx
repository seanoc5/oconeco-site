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Document ID</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OG-003</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Title</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Produced Assets: Pedigree, Sources, and Compilation Plan</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Date</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12 March 2026</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Series</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Operational Guidelines</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Active — Discovery stage</w:t>
            </w:r>
          </w:p>
        </w:tc>
      </w:tr>
      <w:tr>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0"/>
                <w:szCs w:val="20"/>
              </w:rPr>
              <w:t xml:space="preserve">Related</w:t>
            </w:r>
          </w:p>
        </w:tc>
        <w:tc>
          <w:tcPr>
            <w:tcW w:type="dxa" w:w="696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OG-002 (Balance Sheet), PA_Master.xlsx, Pakistan_methodology.xlsx</w:t>
            </w:r>
          </w:p>
        </w:tc>
      </w:tr>
    </w:tbl>
    <w:p>
      <w:pPr>
        <w:spacing w:after="100" w:before="200"/>
      </w:pPr>
    </w:p>
    <w:p>
      <w:pPr>
        <w:pBdr>
          <w:bottom w:val="single" w:color="2E5090" w:sz="6" w:space="1"/>
        </w:pBdr>
        <w:spacing w:after="200"/>
      </w:pPr>
      <w:r>
        <w:rPr>
          <w:rFonts w:ascii="Arial" w:cs="Arial" w:eastAsia="Arial" w:hAnsi="Arial"/>
          <w:b/>
          <w:bCs/>
          <w:color w:val="2E5090"/>
          <w:sz w:val="36"/>
          <w:szCs w:val="36"/>
        </w:rPr>
        <w:t xml:space="preserve">Produced Assets: Pedigree, Sources, and Compilation Plan</w:t>
      </w:r>
    </w:p>
    <w:p>
      <w:pPr>
        <w:spacing w:after="120"/>
      </w:pPr>
      <w:r>
        <w:rPr>
          <w:rFonts w:ascii="Arial" w:cs="Arial" w:eastAsia="Arial" w:hAnsi="Arial"/>
          <w:i/>
          <w:iCs/>
          <w:sz w:val="21"/>
          <w:szCs w:val="21"/>
        </w:rPr>
        <w:t xml:space="preserve">OconEco Operational Guideline OG-003, Version 1.0</w:t>
      </w:r>
    </w:p>
    <w:p>
      <w:pPr>
        <w:spacing w:after="200"/>
      </w:pPr>
    </w:p>
    <w:p>
      <w:pPr>
        <w:pStyle w:val="Heading1"/>
        <w:spacing w:after="140" w:before="280"/>
      </w:pPr>
      <w:r>
        <w:t xml:space="preserve">Part I. Pedigree: From MEP to CWoN 2024</w:t>
      </w:r>
    </w:p>
    <w:p>
      <w:pPr>
        <w:pStyle w:val="Heading2"/>
        <w:spacing w:after="140" w:before="280"/>
      </w:pPr>
      <w:r>
        <w:t xml:space="preserve">1. Purpose</w:t>
      </w:r>
    </w:p>
    <w:p>
      <w:pPr>
        <w:spacing w:after="120"/>
      </w:pPr>
      <w:r>
        <w:rPr>
          <w:rFonts w:ascii="Arial" w:cs="Arial" w:eastAsia="Arial" w:hAnsi="Arial"/>
          <w:sz w:val="21"/>
          <w:szCs w:val="21"/>
        </w:rPr>
        <w:t xml:space="preserve">This guideline documents the intellectual and methodological lineage of Produced Assets (PA) estimation as it bears on OconEco’s Commonwealth accounts. PA is the stock of physical capital—structures, machinery, equipment, intellectual property products, and, where separately identified, improved land—that a society has accumulated through investment. In the Commonwealth balance sheet (OG-002), PA is one of four factors of production whose sum equals the income-capitalization annuity.</w:t>
      </w:r>
    </w:p>
    <w:p>
      <w:pPr>
        <w:spacing w:after="120"/>
      </w:pPr>
      <w:r>
        <w:rPr>
          <w:rFonts w:ascii="Arial" w:cs="Arial" w:eastAsia="Arial" w:hAnsi="Arial"/>
          <w:sz w:val="21"/>
          <w:szCs w:val="21"/>
        </w:rPr>
        <w:t xml:space="preserve">The immediate trigger for this document is the recognition that the World Bank’s methodology for PA has changed materially between the 1995 Monitoring Environmental Progress (MEP) vintage, the 2006 and 2011 editions of Where Is the Wealth of Nations / Changing Wealth of Nations, and the 2024 CWoN release. OconEco must chart a clear path from the original approach—which John helped build—through these mutations to the present, and then forward to a comprehensive 1950–2025 array suitable for thin-description purposes.</w:t>
      </w:r>
    </w:p>
    <w:p>
      <w:pPr>
        <w:pStyle w:val="Heading2"/>
        <w:spacing w:after="140" w:before="280"/>
      </w:pPr>
      <w:r>
        <w:t xml:space="preserve">2. The Three Generations of PA Estimation at the World Bank</w:t>
      </w:r>
    </w:p>
    <w:p>
      <w:pPr>
        <w:pStyle w:val="Heading3"/>
        <w:spacing w:after="140" w:before="280"/>
      </w:pPr>
      <w:r>
        <w:t xml:space="preserve">2.1 Generation 1: Nehru–Dhareshwar and MEP (1993–1997)</w:t>
      </w:r>
    </w:p>
    <w:p>
      <w:pPr>
        <w:spacing w:after="120"/>
      </w:pPr>
      <w:r>
        <w:rPr>
          <w:rFonts w:ascii="Arial" w:cs="Arial" w:eastAsia="Arial" w:hAnsi="Arial"/>
          <w:sz w:val="21"/>
          <w:szCs w:val="21"/>
        </w:rPr>
        <w:t xml:space="preserve">The foundational capital-stock estimates for the Bank’s wealth accounts were built by Vikram Nehru and Ashok Dhareshwar, published as a World Bank working paper in 1993. Their approach:</w:t>
      </w:r>
    </w:p>
    <w:p>
      <w:pPr>
        <w:pStyle w:val="ListParagraph"/>
        <w:numPr>
          <w:ilvl w:val="0"/>
          <w:numId w:val="2"/>
        </w:numPr>
        <w:spacing w:after="80"/>
      </w:pPr>
      <w:r>
        <w:rPr>
          <w:rFonts w:ascii="Arial" w:cs="Arial" w:eastAsia="Arial" w:hAnsi="Arial"/>
          <w:sz w:val="21"/>
          <w:szCs w:val="21"/>
        </w:rPr>
        <w:t xml:space="preserve">Used World Bank investment data (Gross Fixed Capital Formation, constant prices) as the flow input.</w:t>
      </w:r>
    </w:p>
    <w:p>
      <w:pPr>
        <w:pStyle w:val="ListParagraph"/>
        <w:numPr>
          <w:ilvl w:val="0"/>
          <w:numId w:val="2"/>
        </w:numPr>
        <w:spacing w:after="80"/>
      </w:pPr>
      <w:r>
        <w:rPr>
          <w:rFonts w:ascii="Arial" w:cs="Arial" w:eastAsia="Arial" w:hAnsi="Arial"/>
          <w:sz w:val="21"/>
          <w:szCs w:val="21"/>
        </w:rPr>
        <w:t xml:space="preserve">Estimated initial capital stocks via OLS regression on log-investment time series, avoiding the need for a benchmark-year census of fixed assets.</w:t>
      </w:r>
    </w:p>
    <w:p>
      <w:pPr>
        <w:pStyle w:val="ListParagraph"/>
        <w:numPr>
          <w:ilvl w:val="0"/>
          <w:numId w:val="2"/>
        </w:numPr>
        <w:spacing w:after="80"/>
      </w:pPr>
      <w:r>
        <w:rPr>
          <w:rFonts w:ascii="Arial" w:cs="Arial" w:eastAsia="Arial" w:hAnsi="Arial"/>
          <w:sz w:val="21"/>
          <w:szCs w:val="21"/>
        </w:rPr>
        <w:t xml:space="preserve">Applied the Perpetual Inventory Method (PIM) with a constant depreciation rate—typically around 4–5 percent—to cumulate net capital formation forward.</w:t>
      </w:r>
    </w:p>
    <w:p>
      <w:pPr>
        <w:pStyle w:val="ListParagraph"/>
        <w:numPr>
          <w:ilvl w:val="0"/>
          <w:numId w:val="2"/>
        </w:numPr>
        <w:spacing w:after="80"/>
      </w:pPr>
      <w:r>
        <w:rPr>
          <w:rFonts w:ascii="Arial" w:cs="Arial" w:eastAsia="Arial" w:hAnsi="Arial"/>
          <w:sz w:val="21"/>
          <w:szCs w:val="21"/>
        </w:rPr>
        <w:t xml:space="preserve">Covered 93 countries from 1950 to 1990, using constant 1987 local currency units.</w:t>
      </w:r>
    </w:p>
    <w:p>
      <w:pPr>
        <w:spacing w:after="120"/>
      </w:pPr>
      <w:r>
        <w:rPr>
          <w:rFonts w:ascii="Arial" w:cs="Arial" w:eastAsia="Arial" w:hAnsi="Arial"/>
          <w:sz w:val="21"/>
          <w:szCs w:val="21"/>
        </w:rPr>
        <w:t xml:space="preserve">This dataset (preserved in Nehrudata.xlsx, 93 countries, 11 series, 1950–1990) was the backbone of the PA component in MEP (1995) and the first Where Is the Wealth of Nations (2006). The Pakistan_methodology.xlsx workbook in our repository is the authoritative Bank spreadsheet showing the step-by-step computation for Pakistan circa 2006: it takes WDI indicator NE.GDI.TOTL.KD (Gross Capital Formation, constant 1995 USD) from 1960–2000, applies 5 percent annual depreciation, reflates to 2000 dollars, adds urban land at 24 percent of physical capital (the Kunte 1998 convention), and arrives at total Produced Capital.</w:t>
      </w:r>
    </w:p>
    <w:p>
      <w:pPr>
        <w:pStyle w:val="Heading3"/>
        <w:spacing w:after="140" w:before="280"/>
      </w:pPr>
      <w:r>
        <w:t xml:space="preserve">2.2 Generation 2: Penn World Table Adoption (CWoN 2011–2018)</w:t>
      </w:r>
    </w:p>
    <w:p>
      <w:pPr>
        <w:spacing w:after="120"/>
      </w:pPr>
      <w:r>
        <w:rPr>
          <w:rFonts w:ascii="Arial" w:cs="Arial" w:eastAsia="Arial" w:hAnsi="Arial"/>
          <w:sz w:val="21"/>
          <w:szCs w:val="21"/>
        </w:rPr>
        <w:t xml:space="preserve">By 2011, the Bank’s wealth team shifted its PA source from the bespoke Nehru–Dhareshwar PIM to the Penn World Table (PWT), specifically the variable rnna—the real capital stock at constant 2017 national prices, converted to international dollars using PPP factors. This change brought several consequences:</w:t>
      </w:r>
    </w:p>
    <w:p>
      <w:pPr>
        <w:pStyle w:val="ListParagraph"/>
        <w:numPr>
          <w:ilvl w:val="0"/>
          <w:numId w:val="2"/>
        </w:numPr>
        <w:spacing w:after="80"/>
      </w:pPr>
      <w:r>
        <w:rPr>
          <w:rFonts w:ascii="Arial" w:cs="Arial" w:eastAsia="Arial" w:hAnsi="Arial"/>
          <w:sz w:val="21"/>
          <w:szCs w:val="21"/>
        </w:rPr>
        <w:t xml:space="preserve">Broader country coverage and annual updates piggybacking on PWT releases.</w:t>
      </w:r>
    </w:p>
    <w:p>
      <w:pPr>
        <w:pStyle w:val="ListParagraph"/>
        <w:numPr>
          <w:ilvl w:val="0"/>
          <w:numId w:val="2"/>
        </w:numPr>
        <w:spacing w:after="80"/>
      </w:pPr>
      <w:r>
        <w:rPr>
          <w:rFonts w:ascii="Arial" w:cs="Arial" w:eastAsia="Arial" w:hAnsi="Arial"/>
          <w:sz w:val="21"/>
          <w:szCs w:val="21"/>
        </w:rPr>
        <w:t xml:space="preserve">A shift from market-exchange-rate conversion (Atlas method) to PPP conversion, which inflates PA values for poorer countries relative to the MEP vintage.</w:t>
      </w:r>
    </w:p>
    <w:p>
      <w:pPr>
        <w:pStyle w:val="ListParagraph"/>
        <w:numPr>
          <w:ilvl w:val="0"/>
          <w:numId w:val="2"/>
        </w:numPr>
        <w:spacing w:after="80"/>
      </w:pPr>
      <w:r>
        <w:rPr>
          <w:rFonts w:ascii="Arial" w:cs="Arial" w:eastAsia="Arial" w:hAnsi="Arial"/>
          <w:sz w:val="21"/>
          <w:szCs w:val="21"/>
        </w:rPr>
        <w:t xml:space="preserve">Retention of the flat 24 percent urban-land add-on.</w:t>
      </w:r>
    </w:p>
    <w:p>
      <w:pPr>
        <w:pStyle w:val="ListParagraph"/>
        <w:numPr>
          <w:ilvl w:val="0"/>
          <w:numId w:val="2"/>
        </w:numPr>
        <w:spacing w:after="80"/>
      </w:pPr>
      <w:r>
        <w:rPr>
          <w:rFonts w:ascii="Arial" w:cs="Arial" w:eastAsia="Arial" w:hAnsi="Arial"/>
          <w:sz w:val="21"/>
          <w:szCs w:val="21"/>
        </w:rPr>
        <w:t xml:space="preserve">Loss of transparent, reproducible country-level PIM computation—PWT’s rnna is a ‘black box’ output with its own depreciation schedules and asset-type disaggregation baked in.</w:t>
      </w:r>
    </w:p>
    <w:p>
      <w:pPr>
        <w:spacing w:after="120"/>
      </w:pPr>
      <w:r>
        <w:rPr>
          <w:rFonts w:ascii="Arial" w:cs="Arial" w:eastAsia="Arial" w:hAnsi="Arial"/>
          <w:sz w:val="21"/>
          <w:szCs w:val="21"/>
        </w:rPr>
        <w:t xml:space="preserve">CWoN 2018 and 2021 continued this approach. The flat 24 percent land imputation, dating to Kunte’s 1998 working paper, was never updated despite accumulating evidence of wide cross-country variation in land-to-structures ratios.</w:t>
      </w:r>
    </w:p>
    <w:p>
      <w:pPr>
        <w:pStyle w:val="Heading3"/>
        <w:spacing w:after="140" w:before="280"/>
      </w:pPr>
      <w:r>
        <w:t xml:space="preserve">2.3 Generation 3: CWoN 2024</w:t>
      </w:r>
    </w:p>
    <w:p>
      <w:pPr>
        <w:spacing w:after="120"/>
      </w:pPr>
      <w:r>
        <w:rPr>
          <w:rFonts w:ascii="Arial" w:cs="Arial" w:eastAsia="Arial" w:hAnsi="Arial"/>
          <w:sz w:val="21"/>
          <w:szCs w:val="21"/>
        </w:rPr>
        <w:t xml:space="preserve">The 2024 edition of CWoN made further changes whose full extent we are still verifying. Based on the published data extract (P_Data_Extract_From_Wealth_Accounts.xlsx, 22,051 rows), CWoN 2024 reports Produced Capital for 145+ countries, 1995–2020. Key observations:</w:t>
      </w:r>
    </w:p>
    <w:p>
      <w:pPr>
        <w:pStyle w:val="ListParagraph"/>
        <w:numPr>
          <w:ilvl w:val="0"/>
          <w:numId w:val="2"/>
        </w:numPr>
        <w:spacing w:after="80"/>
      </w:pPr>
      <w:r>
        <w:rPr>
          <w:rFonts w:ascii="Arial" w:cs="Arial" w:eastAsia="Arial" w:hAnsi="Arial"/>
          <w:sz w:val="21"/>
          <w:szCs w:val="21"/>
        </w:rPr>
        <w:t xml:space="preserve">Continues to use PWT-derived capital stocks as the primary input.</w:t>
      </w:r>
    </w:p>
    <w:p>
      <w:pPr>
        <w:pStyle w:val="ListParagraph"/>
        <w:numPr>
          <w:ilvl w:val="0"/>
          <w:numId w:val="2"/>
        </w:numPr>
        <w:spacing w:after="80"/>
      </w:pPr>
      <w:r>
        <w:rPr>
          <w:rFonts w:ascii="Arial" w:cs="Arial" w:eastAsia="Arial" w:hAnsi="Arial"/>
          <w:sz w:val="21"/>
          <w:szCs w:val="21"/>
        </w:rPr>
        <w:t xml:space="preserve">Reports values in constant 2019 USD (shifted from earlier vintages’ 2014 or 2017 base years).</w:t>
      </w:r>
    </w:p>
    <w:p>
      <w:pPr>
        <w:pStyle w:val="ListParagraph"/>
        <w:numPr>
          <w:ilvl w:val="0"/>
          <w:numId w:val="2"/>
        </w:numPr>
        <w:spacing w:after="80"/>
      </w:pPr>
      <w:r>
        <w:rPr>
          <w:rFonts w:ascii="Arial" w:cs="Arial" w:eastAsia="Arial" w:hAnsi="Arial"/>
          <w:sz w:val="21"/>
          <w:szCs w:val="21"/>
        </w:rPr>
        <w:t xml:space="preserve">The 24 percent urban-land convention may have been revised; this requires confirmation from the CWoN 2024 methodology annex.</w:t>
      </w:r>
    </w:p>
    <w:p>
      <w:pPr>
        <w:pStyle w:val="ListParagraph"/>
        <w:numPr>
          <w:ilvl w:val="0"/>
          <w:numId w:val="2"/>
        </w:numPr>
        <w:spacing w:after="80"/>
      </w:pPr>
      <w:r>
        <w:rPr>
          <w:rFonts w:ascii="Arial" w:cs="Arial" w:eastAsia="Arial" w:hAnsi="Arial"/>
          <w:sz w:val="21"/>
          <w:szCs w:val="21"/>
        </w:rPr>
        <w:t xml:space="preserve">Coverage window is 1995–2020, leaving us without any Bank-official PA figures before 1995 or after 2020.</w:t>
      </w:r>
    </w:p>
    <w:p>
      <w:pPr>
        <w:pStyle w:val="Heading2"/>
        <w:spacing w:after="140" w:before="280"/>
      </w:pPr>
      <w:r>
        <w:t xml:space="preserve">3. The OconEco Departure: OECD Balance Sheets as Source A</w:t>
      </w:r>
    </w:p>
    <w:p>
      <w:pPr>
        <w:spacing w:after="120"/>
      </w:pPr>
      <w:r>
        <w:rPr>
          <w:rFonts w:ascii="Arial" w:cs="Arial" w:eastAsia="Arial" w:hAnsi="Arial"/>
          <w:sz w:val="21"/>
          <w:szCs w:val="21"/>
        </w:rPr>
        <w:t xml:space="preserve">PA_Master.xlsx (BC_Hybrid/MEP_Redux/) documents OconEco’s decision to demote CWoN PA in favor of OECD non-financial balance sheet data as the primary authority (Source A). The rationale:</w:t>
      </w:r>
    </w:p>
    <w:p>
      <w:pPr>
        <w:pStyle w:val="ListParagraph"/>
        <w:numPr>
          <w:ilvl w:val="0"/>
          <w:numId w:val="2"/>
        </w:numPr>
        <w:spacing w:after="80"/>
      </w:pPr>
      <w:r>
        <w:rPr>
          <w:rFonts w:ascii="Arial" w:cs="Arial" w:eastAsia="Arial" w:hAnsi="Arial"/>
          <w:sz w:val="21"/>
          <w:szCs w:val="21"/>
        </w:rPr>
        <w:t xml:space="preserve">OECD Table 9B reports Tangible Fixed Assets (N11TAN) and Improved Land (N211N) separately in national currency at current prices for 34 member countries, typically from ~1970 onward.</w:t>
      </w:r>
    </w:p>
    <w:p>
      <w:pPr>
        <w:pStyle w:val="ListParagraph"/>
        <w:numPr>
          <w:ilvl w:val="0"/>
          <w:numId w:val="2"/>
        </w:numPr>
        <w:spacing w:after="80"/>
      </w:pPr>
      <w:r>
        <w:rPr>
          <w:rFonts w:ascii="Arial" w:cs="Arial" w:eastAsia="Arial" w:hAnsi="Arial"/>
          <w:sz w:val="21"/>
          <w:szCs w:val="21"/>
        </w:rPr>
        <w:t xml:space="preserve">Conversion to USD uses the Atlas method (DEC Alternative Conversion Factor), consistent with GNI Atlas and the Commonwealth annuity.</w:t>
      </w:r>
    </w:p>
    <w:p>
      <w:pPr>
        <w:pStyle w:val="ListParagraph"/>
        <w:numPr>
          <w:ilvl w:val="0"/>
          <w:numId w:val="2"/>
        </w:numPr>
        <w:spacing w:after="80"/>
      </w:pPr>
      <w:r>
        <w:rPr>
          <w:rFonts w:ascii="Arial" w:cs="Arial" w:eastAsia="Arial" w:hAnsi="Arial"/>
          <w:sz w:val="21"/>
          <w:szCs w:val="21"/>
        </w:rPr>
        <w:t xml:space="preserve">For the 34 OECD countries this provides a directly observed PA stock—no PIM estimation needed—with land either separately identified (18 countries) or bundled into TFA (16 countries including the USA).</w:t>
      </w:r>
    </w:p>
    <w:p>
      <w:pPr>
        <w:spacing w:after="120"/>
      </w:pPr>
      <w:r>
        <w:rPr>
          <w:rFonts w:ascii="Arial" w:cs="Arial" w:eastAsia="Arial" w:hAnsi="Arial"/>
          <w:sz w:val="21"/>
          <w:szCs w:val="21"/>
        </w:rPr>
        <w:t xml:space="preserve">This gives OconEco a gold-standard benchmark for roughly one-third of the global roster. The remaining 200+ countries require alternative estimation—which is where the Nehru–Dhareshwar lineage becomes critical again.</w:t>
      </w:r>
    </w:p>
    <w:p>
      <w:r>
        <w:br w:type="page"/>
      </w:r>
    </w:p>
    <w:p>
      <w:pPr>
        <w:pStyle w:val="Heading1"/>
        <w:spacing w:after="140" w:before="280"/>
      </w:pPr>
      <w:r>
        <w:t xml:space="preserve">Part II. The Berlemann–Wesselhöft Refinement</w:t>
      </w:r>
    </w:p>
    <w:p>
      <w:pPr>
        <w:pStyle w:val="Heading2"/>
        <w:spacing w:after="140" w:before="280"/>
      </w:pPr>
      <w:r>
        <w:t xml:space="preserve">4. Two Papers, One Unified Approach</w:t>
      </w:r>
    </w:p>
    <w:p>
      <w:pPr>
        <w:spacing w:after="120"/>
      </w:pPr>
      <w:r>
        <w:rPr>
          <w:rFonts w:ascii="Arial" w:cs="Arial" w:eastAsia="Arial" w:hAnsi="Arial"/>
          <w:sz w:val="21"/>
          <w:szCs w:val="21"/>
        </w:rPr>
        <w:t xml:space="preserve">Michael Berlemann and Jan-Erik Wesselhöft (2012, 2017) published a pair of studies that directly extend the Nehru–Dhareshwar approach while correcting several known weaknesses. OconEco has obtained both papers and is awaiting Dr. Berlemann’s response regarding access to the underlying dataset.</w:t>
      </w:r>
    </w:p>
    <w:p>
      <w:pPr>
        <w:pStyle w:val="Heading3"/>
        <w:spacing w:after="140" w:before="280"/>
      </w:pPr>
      <w:r>
        <w:t xml:space="preserve">4.1 The 2012 Paper (103 Countries, 1960–2010)</w:t>
      </w:r>
    </w:p>
    <w:p>
      <w:pPr>
        <w:spacing w:after="120"/>
      </w:pPr>
      <w:r>
        <w:rPr>
          <w:rFonts w:ascii="Arial" w:cs="Arial" w:eastAsia="Arial" w:hAnsi="Arial"/>
          <w:sz w:val="21"/>
          <w:szCs w:val="21"/>
        </w:rPr>
        <w:t xml:space="preserve">Berlemann and Wesselhöft compared three PIM variants—the Harberger (1978) steady-state approach, the Domènech–de la Fuente (2000) disequilibrium approach, and the Kamps (2006) synthetic time-series approach—and proposed a ‘unified’ method that retains the Nehru–Dhareshwar regression-based initial-stock estimator while introducing time-varying depreciation rates derived from US Bureau of Economic Analysis data. Key specifications:</w:t>
      </w:r>
    </w:p>
    <w:p>
      <w:pPr>
        <w:pStyle w:val="ListParagraph"/>
        <w:numPr>
          <w:ilvl w:val="0"/>
          <w:numId w:val="2"/>
        </w:numPr>
        <w:spacing w:after="80"/>
      </w:pPr>
      <w:r>
        <w:rPr>
          <w:rFonts w:ascii="Arial" w:cs="Arial" w:eastAsia="Arial" w:hAnsi="Arial"/>
          <w:sz w:val="21"/>
          <w:szCs w:val="21"/>
        </w:rPr>
        <w:t xml:space="preserve">Flow input: WDI indicator NE.GDI.FTOT.KD (Gross Fixed Capital Formation, constant 2000 USD).</w:t>
      </w:r>
    </w:p>
    <w:p>
      <w:pPr>
        <w:pStyle w:val="ListParagraph"/>
        <w:numPr>
          <w:ilvl w:val="0"/>
          <w:numId w:val="2"/>
        </w:numPr>
        <w:spacing w:after="80"/>
      </w:pPr>
      <w:r>
        <w:rPr>
          <w:rFonts w:ascii="Arial" w:cs="Arial" w:eastAsia="Arial" w:hAnsi="Arial"/>
          <w:sz w:val="21"/>
          <w:szCs w:val="21"/>
        </w:rPr>
        <w:t xml:space="preserve">Initial stock: OLS regression on log-investment over the full available time series (not just the first few years).</w:t>
      </w:r>
    </w:p>
    <w:p>
      <w:pPr>
        <w:pStyle w:val="ListParagraph"/>
        <w:numPr>
          <w:ilvl w:val="0"/>
          <w:numId w:val="2"/>
        </w:numPr>
        <w:spacing w:after="80"/>
      </w:pPr>
      <w:r>
        <w:rPr>
          <w:rFonts w:ascii="Arial" w:cs="Arial" w:eastAsia="Arial" w:hAnsi="Arial"/>
          <w:sz w:val="21"/>
          <w:szCs w:val="21"/>
        </w:rPr>
        <w:t xml:space="preserve">Depreciation: time-varying weighted average of three asset classes (private non-residential: 5.5–7.8%; private residential: ~1.5% constant; government: 3.8–3.2% declining). Aggregate rate rises from 3.4% (1950) to 4.3% (2010).</w:t>
      </w:r>
    </w:p>
    <w:p>
      <w:pPr>
        <w:pStyle w:val="ListParagraph"/>
        <w:numPr>
          <w:ilvl w:val="0"/>
          <w:numId w:val="2"/>
        </w:numPr>
        <w:spacing w:after="80"/>
      </w:pPr>
      <w:r>
        <w:rPr>
          <w:rFonts w:ascii="Arial" w:cs="Arial" w:eastAsia="Arial" w:hAnsi="Arial"/>
          <w:sz w:val="21"/>
          <w:szCs w:val="21"/>
        </w:rPr>
        <w:t xml:space="preserve">Coverage: 103 countries, unbalanced panel from 1960.</w:t>
      </w:r>
    </w:p>
    <w:p>
      <w:pPr>
        <w:pStyle w:val="Heading3"/>
        <w:spacing w:after="140" w:before="280"/>
      </w:pPr>
      <w:r>
        <w:t xml:space="preserve">4.2 The 2017 Update (122 Countries, 1960–2016)</w:t>
      </w:r>
    </w:p>
    <w:p>
      <w:pPr>
        <w:spacing w:after="120"/>
      </w:pPr>
      <w:r>
        <w:rPr>
          <w:rFonts w:ascii="Arial" w:cs="Arial" w:eastAsia="Arial" w:hAnsi="Arial"/>
          <w:sz w:val="21"/>
          <w:szCs w:val="21"/>
        </w:rPr>
        <w:t xml:space="preserve">The published journal article extends the dataset to 122 countries through 2016, with updated depreciation rates estimated on US data through 2014. The aggregate depreciation rate now ranges from 3.5% (1950) to 5.3% (2014). Data are reported in constant 2010 USD.</w:t>
      </w:r>
    </w:p>
    <w:p>
      <w:pPr>
        <w:pStyle w:val="Heading3"/>
        <w:spacing w:after="140" w:before="280"/>
      </w:pPr>
      <w:r>
        <w:t xml:space="preserve">4.3 Relevance to OconEco</w:t>
      </w:r>
    </w:p>
    <w:p>
      <w:pPr>
        <w:spacing w:after="120"/>
      </w:pPr>
      <w:r>
        <w:rPr>
          <w:rFonts w:ascii="Arial" w:cs="Arial" w:eastAsia="Arial" w:hAnsi="Arial"/>
          <w:sz w:val="21"/>
          <w:szCs w:val="21"/>
        </w:rPr>
        <w:t xml:space="preserve">The Berlemann–Wesselhöft estimates are the most natural successor to Nehru–Dhareshwar for OconEco’s purposes because they share the same WDI data spine, the same regression-based initialization, and the same PIM logic—but with more defensible depreciation assumptions and broader coverage. If Dr. Berlemann shares the dataset, it could serve as Source C or D in PA_Master, providing a cross-check against both OECD balance sheets (Source A) and PWT rnna (Source B). If the dataset is not shared, the methodology is fully replicable from WDI alone.</w:t>
      </w:r>
    </w:p>
    <w:p>
      <w:r>
        <w:br w:type="page"/>
      </w:r>
    </w:p>
    <w:p>
      <w:pPr>
        <w:pStyle w:val="Heading1"/>
        <w:spacing w:after="140" w:before="280"/>
      </w:pPr>
      <w:r>
        <w:t xml:space="preserve">Part III. Source Inventory and Fitness for Purpose</w:t>
      </w:r>
    </w:p>
    <w:p>
      <w:pPr>
        <w:pStyle w:val="Heading2"/>
        <w:spacing w:after="140" w:before="280"/>
      </w:pPr>
      <w:r>
        <w:t xml:space="preserve">5. Source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1200"/>
        <w:gridCol w:w="1200"/>
        <w:gridCol w:w="1100"/>
        <w:gridCol w:w="1460"/>
      </w:tblGrid>
      <w:tr>
        <w:tc>
          <w:tcPr>
            <w:tcW w:type="dxa" w:w="1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Coverage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Time Span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Deprec.</w:t>
            </w:r>
          </w:p>
        </w:tc>
        <w:tc>
          <w:tcPr>
            <w:tcW w:type="dxa" w:w="1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Land</w:t>
            </w:r>
          </w:p>
        </w:tc>
        <w:tc>
          <w:tcPr>
            <w:tcW w:type="dxa" w:w="14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PA_Master Code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OECD Table 9B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34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~1970–2023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Nat’l curr, current prices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Observed (BS)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Separate or bundled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PWT 11.0 (rnna)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183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1950–2019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PPP int’l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Multi-asset PIM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Not separated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 (planned)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IMF ICSD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170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1960–2019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Nat’l curr / USD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Constant δ</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Not separated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 (planned)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Nehru–Dhareshwar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93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1950–1990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 1987 LCU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Constant ~4–5%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Not separated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 (planned)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Berlemann–W.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122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1960–2016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 2010 USD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Time-varying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Not separated</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E (if shared)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CWoN 2024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145+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1995–2020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 2019 USD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PWT-based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24% add-on (?)</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Reference only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WDI GFCF flows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200+ countries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1960–present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Const / curr USD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N/A (flow)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N/A</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F (PIM input)</w:t>
            </w:r>
          </w:p>
        </w:tc>
      </w:tr>
    </w:tbl>
    <w:p>
      <w:pPr>
        <w:spacing w:after="200"/>
      </w:pPr>
    </w:p>
    <w:p>
      <w:pPr>
        <w:pStyle w:val="Heading2"/>
        <w:spacing w:after="140" w:before="280"/>
      </w:pPr>
      <w:r>
        <w:t xml:space="preserve">6. What We Have vs. What We Need</w:t>
      </w:r>
    </w:p>
    <w:p>
      <w:pPr>
        <w:spacing w:after="120"/>
      </w:pPr>
      <w:r>
        <w:rPr>
          <w:rFonts w:ascii="Arial" w:cs="Arial" w:eastAsia="Arial" w:hAnsi="Arial"/>
          <w:sz w:val="21"/>
          <w:szCs w:val="21"/>
        </w:rPr>
        <w:t xml:space="preserve">The target is a 1950–2025 annual array for 237 countries, expressed per capita in current USD (Atlas method), indexed to US=100. Currently:</w:t>
      </w:r>
    </w:p>
    <w:p>
      <w:pPr>
        <w:pStyle w:val="ListParagraph"/>
        <w:numPr>
          <w:ilvl w:val="0"/>
          <w:numId w:val="2"/>
        </w:numPr>
        <w:spacing w:after="80"/>
      </w:pPr>
      <w:r>
        <w:rPr>
          <w:rFonts w:ascii="Arial" w:cs="Arial" w:eastAsia="Arial" w:hAnsi="Arial"/>
          <w:sz w:val="21"/>
          <w:szCs w:val="21"/>
        </w:rPr>
        <w:t xml:space="preserve">Source A (OECD) covers 34 countries, ~1970–2023. This is the gold standard for those countries in that window.</w:t>
      </w:r>
    </w:p>
    <w:p>
      <w:pPr>
        <w:pStyle w:val="ListParagraph"/>
        <w:numPr>
          <w:ilvl w:val="0"/>
          <w:numId w:val="2"/>
        </w:numPr>
        <w:spacing w:after="80"/>
      </w:pPr>
      <w:r>
        <w:rPr>
          <w:rFonts w:ascii="Arial" w:cs="Arial" w:eastAsia="Arial" w:hAnsi="Arial"/>
          <w:sz w:val="21"/>
          <w:szCs w:val="21"/>
        </w:rPr>
        <w:t xml:space="preserve">Nehru–Dhareshwar covers 93 countries, 1950–1990. This is the only source reaching back to 1950, but it stops at 1990 and uses 1987 constant LCU.</w:t>
      </w:r>
    </w:p>
    <w:p>
      <w:pPr>
        <w:pStyle w:val="ListParagraph"/>
        <w:numPr>
          <w:ilvl w:val="0"/>
          <w:numId w:val="2"/>
        </w:numPr>
        <w:spacing w:after="80"/>
      </w:pPr>
      <w:r>
        <w:rPr>
          <w:rFonts w:ascii="Arial" w:cs="Arial" w:eastAsia="Arial" w:hAnsi="Arial"/>
          <w:sz w:val="21"/>
          <w:szCs w:val="21"/>
        </w:rPr>
        <w:t xml:space="preserve">PWT 11.0 covers 183 countries, 1950–2019. Broadest coverage and longest span, but PPP-converted and opaque.</w:t>
      </w:r>
    </w:p>
    <w:p>
      <w:pPr>
        <w:pStyle w:val="ListParagraph"/>
        <w:numPr>
          <w:ilvl w:val="0"/>
          <w:numId w:val="2"/>
        </w:numPr>
        <w:spacing w:after="80"/>
      </w:pPr>
      <w:r>
        <w:rPr>
          <w:rFonts w:ascii="Arial" w:cs="Arial" w:eastAsia="Arial" w:hAnsi="Arial"/>
          <w:sz w:val="21"/>
          <w:szCs w:val="21"/>
        </w:rPr>
        <w:t xml:space="preserve">IMF ICSD covers 170 countries, 1960–2019. Straightforward PIM with constant depreciation.</w:t>
      </w:r>
    </w:p>
    <w:p>
      <w:pPr>
        <w:pStyle w:val="ListParagraph"/>
        <w:numPr>
          <w:ilvl w:val="0"/>
          <w:numId w:val="2"/>
        </w:numPr>
        <w:spacing w:after="80"/>
      </w:pPr>
      <w:r>
        <w:rPr>
          <w:rFonts w:ascii="Arial" w:cs="Arial" w:eastAsia="Arial" w:hAnsi="Arial"/>
          <w:sz w:val="21"/>
          <w:szCs w:val="21"/>
        </w:rPr>
        <w:t xml:space="preserve">Post-2020 extension requires a forward PIM using current WDI GFCF flows (Source F).</w:t>
      </w:r>
    </w:p>
    <w:p>
      <w:pPr>
        <w:spacing w:after="120"/>
      </w:pPr>
      <w:r>
        <w:rPr>
          <w:rFonts w:ascii="Arial" w:cs="Arial" w:eastAsia="Arial" w:hAnsi="Arial"/>
          <w:sz w:val="21"/>
          <w:szCs w:val="21"/>
        </w:rPr>
        <w:t xml:space="preserve">The 1950–1970 gap for non-Nehru countries and the post-2020 gap for all countries are the two principal holes.</w:t>
      </w:r>
    </w:p>
    <w:p>
      <w:r>
        <w:br w:type="page"/>
      </w:r>
    </w:p>
    <w:p>
      <w:pPr>
        <w:pStyle w:val="Heading1"/>
        <w:spacing w:after="140" w:before="280"/>
      </w:pPr>
      <w:r>
        <w:t xml:space="preserve">Part IV. Compilation Plan for the 1950–2025 PA Array</w:t>
      </w:r>
    </w:p>
    <w:p>
      <w:pPr>
        <w:pStyle w:val="Heading2"/>
        <w:spacing w:after="140" w:before="280"/>
      </w:pPr>
      <w:r>
        <w:t xml:space="preserve">7. Strategy: Layered Assembly with NUSAP Provenance</w:t>
      </w:r>
    </w:p>
    <w:p>
      <w:pPr>
        <w:spacing w:after="120"/>
      </w:pPr>
      <w:r>
        <w:rPr>
          <w:rFonts w:ascii="Arial" w:cs="Arial" w:eastAsia="Arial" w:hAnsi="Arial"/>
          <w:sz w:val="21"/>
          <w:szCs w:val="21"/>
        </w:rPr>
        <w:t xml:space="preserve">The plan follows the same layered, provenance-tagged strategy used for HR in OG-002. Each cell in PA_Master carries a source letter (A through F) so that any user can assess the pedigree of any value. The layers are assembled in priority order, with higher-pedigree sources overwriting lower ones where they overlap.</w:t>
      </w:r>
    </w:p>
    <w:p>
      <w:pPr>
        <w:pStyle w:val="Heading2"/>
        <w:spacing w:after="140" w:before="280"/>
      </w:pPr>
      <w:r>
        <w:t xml:space="preserve">8. The Six Layers</w:t>
      </w:r>
    </w:p>
    <w:p>
      <w:pPr>
        <w:pStyle w:val="Heading3"/>
        <w:spacing w:after="140" w:before="280"/>
      </w:pPr>
      <w:r>
        <w:t xml:space="preserve">Layer A: OECD Balance Sheets (Gold Standard)</w:t>
      </w:r>
    </w:p>
    <w:p>
      <w:pPr>
        <w:spacing w:after="120"/>
      </w:pPr>
      <w:r>
        <w:rPr>
          <w:rFonts w:ascii="Arial" w:cs="Arial" w:eastAsia="Arial" w:hAnsi="Arial"/>
          <w:sz w:val="21"/>
          <w:szCs w:val="21"/>
        </w:rPr>
        <w:t xml:space="preserve">Already populated in PA_Master for 34 countries. TFA and Improved Land from Table 9B, converted via Atlas CF, per-capita via WPP 2024. Coverage ~1970–2023. No further action needed except periodic update as OECD releases new vintages.</w:t>
      </w:r>
    </w:p>
    <w:p>
      <w:pPr>
        <w:pStyle w:val="Heading3"/>
        <w:spacing w:after="140" w:before="280"/>
      </w:pPr>
      <w:r>
        <w:t xml:space="preserve">Layer B: PWT 11.0 (rnna)</w:t>
      </w:r>
    </w:p>
    <w:p>
      <w:pPr>
        <w:spacing w:after="120"/>
      </w:pPr>
      <w:r>
        <w:rPr>
          <w:rFonts w:ascii="Arial" w:cs="Arial" w:eastAsia="Arial" w:hAnsi="Arial"/>
          <w:sz w:val="21"/>
          <w:szCs w:val="21"/>
        </w:rPr>
        <w:t xml:space="preserve">Planned. PWT’s capital stock variable rnna provides the broadest coverage (183 countries, 1950–2019). The main challenge is that rnna is PPP-converted; we need to back-convert to national currency using PWT’s own PPP factors, then convert to current USD via Atlas CF. This introduces conversion noise but extends both the country and time dimensions massively. For OECD countries, Layer A supersedes Layer B in the overlap window.</w:t>
      </w:r>
    </w:p>
    <w:p>
      <w:pPr>
        <w:pStyle w:val="Heading3"/>
        <w:spacing w:after="140" w:before="280"/>
      </w:pPr>
      <w:r>
        <w:t xml:space="preserve">Layer C: IMF Investment and Capital Stock Dataset</w:t>
      </w:r>
    </w:p>
    <w:p>
      <w:pPr>
        <w:spacing w:after="120"/>
      </w:pPr>
      <w:r>
        <w:rPr>
          <w:rFonts w:ascii="Arial" w:cs="Arial" w:eastAsia="Arial" w:hAnsi="Arial"/>
          <w:sz w:val="21"/>
          <w:szCs w:val="21"/>
        </w:rPr>
        <w:t xml:space="preserve">Planned. The IMF ICSD provides capital stock estimates for 170 countries, 1960–2019, using a simple PIM with constant depreciation. Available in the PA folder as an IMF FAD extract (dataset_2026-03-11.csv, 5.8 MB). This serves as cross-validation for Layers B and D, and may fill gaps where PWT coverage is absent.</w:t>
      </w:r>
    </w:p>
    <w:p>
      <w:pPr>
        <w:pStyle w:val="Heading3"/>
        <w:spacing w:after="140" w:before="280"/>
      </w:pPr>
      <w:r>
        <w:t xml:space="preserve">Layer D: Nehru–Dhareshwar Legacy (1950–1990)</w:t>
      </w:r>
    </w:p>
    <w:p>
      <w:pPr>
        <w:spacing w:after="120"/>
      </w:pPr>
      <w:r>
        <w:rPr>
          <w:rFonts w:ascii="Arial" w:cs="Arial" w:eastAsia="Arial" w:hAnsi="Arial"/>
          <w:sz w:val="21"/>
          <w:szCs w:val="21"/>
        </w:rPr>
        <w:t xml:space="preserve">The Nehrudata.xlsx file preserves the original Nehru–Dhareshwar dataset: 93 countries, 1950–1990, physical capital stocks in constant 1987 LCU. To bring these into PA_Master:</w:t>
      </w:r>
    </w:p>
    <w:p>
      <w:pPr>
        <w:pStyle w:val="ListParagraph"/>
        <w:numPr>
          <w:ilvl w:val="0"/>
          <w:numId w:val="3"/>
        </w:numPr>
        <w:spacing w:after="80"/>
      </w:pPr>
      <w:r>
        <w:rPr>
          <w:rFonts w:ascii="Arial" w:cs="Arial" w:eastAsia="Arial" w:hAnsi="Arial"/>
          <w:sz w:val="21"/>
          <w:szCs w:val="21"/>
        </w:rPr>
        <w:t xml:space="preserve">Extract the SK PKS TOTL KN 87 series (total physical capital stock, constant 1987 local prices).</w:t>
      </w:r>
    </w:p>
    <w:p>
      <w:pPr>
        <w:pStyle w:val="ListParagraph"/>
        <w:numPr>
          <w:ilvl w:val="0"/>
          <w:numId w:val="3"/>
        </w:numPr>
        <w:spacing w:after="80"/>
      </w:pPr>
      <w:r>
        <w:rPr>
          <w:rFonts w:ascii="Arial" w:cs="Arial" w:eastAsia="Arial" w:hAnsi="Arial"/>
          <w:sz w:val="21"/>
          <w:szCs w:val="21"/>
        </w:rPr>
        <w:t xml:space="preserve">Convert from 1987 constant LCU to current LCU using GDP deflators (available in WDI or from the Nehrudata GDP series).</w:t>
      </w:r>
    </w:p>
    <w:p>
      <w:pPr>
        <w:pStyle w:val="ListParagraph"/>
        <w:numPr>
          <w:ilvl w:val="0"/>
          <w:numId w:val="3"/>
        </w:numPr>
        <w:spacing w:after="80"/>
      </w:pPr>
      <w:r>
        <w:rPr>
          <w:rFonts w:ascii="Arial" w:cs="Arial" w:eastAsia="Arial" w:hAnsi="Arial"/>
          <w:sz w:val="21"/>
          <w:szCs w:val="21"/>
        </w:rPr>
        <w:t xml:space="preserve">Convert to current USD via Atlas CF.</w:t>
      </w:r>
    </w:p>
    <w:p>
      <w:pPr>
        <w:pStyle w:val="ListParagraph"/>
        <w:numPr>
          <w:ilvl w:val="0"/>
          <w:numId w:val="3"/>
        </w:numPr>
        <w:spacing w:after="80"/>
      </w:pPr>
      <w:r>
        <w:rPr>
          <w:rFonts w:ascii="Arial" w:cs="Arial" w:eastAsia="Arial" w:hAnsi="Arial"/>
          <w:sz w:val="21"/>
          <w:szCs w:val="21"/>
        </w:rPr>
        <w:t xml:space="preserve">Divide by population and index to US=100.</w:t>
      </w:r>
    </w:p>
    <w:p>
      <w:pPr>
        <w:spacing w:after="120"/>
      </w:pPr>
      <w:r>
        <w:rPr>
          <w:rFonts w:ascii="Arial" w:cs="Arial" w:eastAsia="Arial" w:hAnsi="Arial"/>
          <w:sz w:val="21"/>
          <w:szCs w:val="21"/>
        </w:rPr>
        <w:t xml:space="preserve">This layer is the only authority for the 1950–1970 window in most developing countries.</w:t>
      </w:r>
    </w:p>
    <w:p>
      <w:pPr>
        <w:pStyle w:val="Heading3"/>
        <w:spacing w:after="140" w:before="280"/>
      </w:pPr>
      <w:r>
        <w:t xml:space="preserve">Layer E: Berlemann–Wesselhöft (Conditional on Data Sharing)</w:t>
      </w:r>
    </w:p>
    <w:p>
      <w:pPr>
        <w:spacing w:after="120"/>
      </w:pPr>
      <w:r>
        <w:rPr>
          <w:rFonts w:ascii="Arial" w:cs="Arial" w:eastAsia="Arial" w:hAnsi="Arial"/>
          <w:sz w:val="21"/>
          <w:szCs w:val="21"/>
        </w:rPr>
        <w:t xml:space="preserve">If Dr. Berlemann provides the dataset, it slots in as a refined Nehru–Dhareshwar replacement for 122 countries, 1960–2016, with time-varying depreciation. Constant 2010 USD values would need deflator adjustment to current USD. If the data are not shared, OconEco can replicate the methodology using WDI GFCF flows and the published depreciation schedules—a task that should be scoped once we know whether the dataset arrives.</w:t>
      </w:r>
    </w:p>
    <w:p>
      <w:pPr>
        <w:pStyle w:val="Heading3"/>
        <w:spacing w:after="140" w:before="280"/>
      </w:pPr>
      <w:r>
        <w:t xml:space="preserve">Layer F: OconEco PIM Forward Extension (2020–2025)</w:t>
      </w:r>
    </w:p>
    <w:p>
      <w:pPr>
        <w:spacing w:after="120"/>
      </w:pPr>
      <w:r>
        <w:rPr>
          <w:rFonts w:ascii="Arial" w:cs="Arial" w:eastAsia="Arial" w:hAnsi="Arial"/>
          <w:sz w:val="21"/>
          <w:szCs w:val="21"/>
        </w:rPr>
        <w:t xml:space="preserve">For post-2020 values, OconEco will run its own PIM using:</w:t>
      </w:r>
    </w:p>
    <w:p>
      <w:pPr>
        <w:pStyle w:val="ListParagraph"/>
        <w:numPr>
          <w:ilvl w:val="0"/>
          <w:numId w:val="2"/>
        </w:numPr>
        <w:spacing w:after="80"/>
      </w:pPr>
      <w:r>
        <w:rPr>
          <w:rFonts w:ascii="Arial" w:cs="Arial" w:eastAsia="Arial" w:hAnsi="Arial"/>
          <w:sz w:val="21"/>
          <w:szCs w:val="21"/>
        </w:rPr>
        <w:t xml:space="preserve">WDI indicator NE.GDI.FTOT.KD (Gross Fixed Capital Formation, constant LCU) as the flow input.</w:t>
      </w:r>
    </w:p>
    <w:p>
      <w:pPr>
        <w:pStyle w:val="ListParagraph"/>
        <w:numPr>
          <w:ilvl w:val="0"/>
          <w:numId w:val="2"/>
        </w:numPr>
        <w:spacing w:after="80"/>
      </w:pPr>
      <w:r>
        <w:rPr>
          <w:rFonts w:ascii="Arial" w:cs="Arial" w:eastAsia="Arial" w:hAnsi="Arial"/>
          <w:sz w:val="21"/>
          <w:szCs w:val="21"/>
        </w:rPr>
        <w:t xml:space="preserve">The most recent stock estimate from Layer A, B, or C as the initial value.</w:t>
      </w:r>
    </w:p>
    <w:p>
      <w:pPr>
        <w:pStyle w:val="ListParagraph"/>
        <w:numPr>
          <w:ilvl w:val="0"/>
          <w:numId w:val="2"/>
        </w:numPr>
        <w:spacing w:after="80"/>
      </w:pPr>
      <w:r>
        <w:rPr>
          <w:rFonts w:ascii="Arial" w:cs="Arial" w:eastAsia="Arial" w:hAnsi="Arial"/>
          <w:sz w:val="21"/>
          <w:szCs w:val="21"/>
        </w:rPr>
        <w:t xml:space="preserve">Berlemann-style time-varying depreciation where justified; otherwise the IMF’s constant-rate convention.</w:t>
      </w:r>
    </w:p>
    <w:p>
      <w:pPr>
        <w:pStyle w:val="ListParagraph"/>
        <w:numPr>
          <w:ilvl w:val="0"/>
          <w:numId w:val="2"/>
        </w:numPr>
        <w:spacing w:after="80"/>
      </w:pPr>
      <w:r>
        <w:rPr>
          <w:rFonts w:ascii="Arial" w:cs="Arial" w:eastAsia="Arial" w:hAnsi="Arial"/>
          <w:sz w:val="21"/>
          <w:szCs w:val="21"/>
        </w:rPr>
        <w:t xml:space="preserve">Conversion to current USD via Atlas CF, per capita via WPP 2024.</w:t>
      </w:r>
    </w:p>
    <w:p>
      <w:pPr>
        <w:spacing w:after="120"/>
      </w:pPr>
      <w:r>
        <w:rPr>
          <w:rFonts w:ascii="Arial" w:cs="Arial" w:eastAsia="Arial" w:hAnsi="Arial"/>
          <w:sz w:val="21"/>
          <w:szCs w:val="21"/>
        </w:rPr>
        <w:t xml:space="preserve">This layer will need to be refreshed annually as WDI updates GFCF data.</w:t>
      </w:r>
    </w:p>
    <w:p>
      <w:pPr>
        <w:pStyle w:val="Heading2"/>
        <w:spacing w:after="140" w:before="280"/>
      </w:pPr>
      <w:r>
        <w:t xml:space="preserve">9. Assembly Sequence and Priority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Countries Affected</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Years Affected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Initialize PA_Master with 237-country roster, 1950–2025 columns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237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1950–2025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Load Layer B (PWT rnna) as floor: broadest coverage, lowest pedigree for OECD members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~183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1950–2019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Overlay Layer C (IMF ICSD) where it extends or corrects 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1960–2019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Overlay Layer D (Nehru–Dhareshwar) for 1950–1970 backcast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~93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1950–1990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Overlay Layer E (Berlemann) if dataset available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1960–2016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Overlay Layer A (OECD balance sheets): highest authority where available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~1970–2023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Run Layer F PIM for 2020–2025 extension using most recent stock as anchor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 non-A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2020–2025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Apply K/O ratio imputation for remaining empty cells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Residual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Various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Convert all values to per capita current USD, index to US=100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Tag every cell with provenance letter; compute coverage statistics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All</w:t>
            </w:r>
          </w:p>
        </w:tc>
      </w:tr>
    </w:tbl>
    <w:p>
      <w:pPr>
        <w:spacing w:after="200"/>
      </w:pPr>
    </w:p>
    <w:p>
      <w:pPr>
        <w:spacing w:after="120"/>
      </w:pPr>
      <w:r>
        <w:rPr>
          <w:rFonts w:ascii="Arial" w:cs="Arial" w:eastAsia="Arial" w:hAnsi="Arial"/>
          <w:sz w:val="21"/>
          <w:szCs w:val="21"/>
        </w:rPr>
        <w:t xml:space="preserve">Priority rule: where layers overlap, higher letters overwrite lower (A &gt; E &gt; D &gt; C &gt; B). Layer F is additive (extends the time axis, never overwrites an observed stock).</w:t>
      </w:r>
    </w:p>
    <w:p>
      <w:r>
        <w:br w:type="page"/>
      </w:r>
    </w:p>
    <w:p>
      <w:pPr>
        <w:pStyle w:val="Heading1"/>
        <w:spacing w:after="140" w:before="280"/>
      </w:pPr>
      <w:r>
        <w:t xml:space="preserve">Part V. Open Questions and Statements of Exception</w:t>
      </w:r>
    </w:p>
    <w:p>
      <w:pPr>
        <w:pStyle w:val="Heading2"/>
        <w:spacing w:after="140" w:before="280"/>
      </w:pPr>
      <w:r>
        <w:t xml:space="preserve">10. Open Questions</w:t>
      </w:r>
    </w:p>
    <w:p>
      <w:pPr>
        <w:pStyle w:val="ListParagraph"/>
        <w:numPr>
          <w:ilvl w:val="0"/>
          <w:numId w:val="3"/>
        </w:numPr>
        <w:spacing w:after="100"/>
      </w:pPr>
      <w:r>
        <w:rPr>
          <w:rFonts w:ascii="Arial" w:cs="Arial" w:eastAsia="Arial" w:hAnsi="Arial"/>
          <w:b/>
          <w:bCs/>
          <w:sz w:val="21"/>
          <w:szCs w:val="21"/>
        </w:rPr>
        <w:t xml:space="preserve">Berlemann dataset access. </w:t>
      </w:r>
      <w:r>
        <w:rPr>
          <w:rFonts w:ascii="Arial" w:cs="Arial" w:eastAsia="Arial" w:hAnsi="Arial"/>
          <w:sz w:val="21"/>
          <w:szCs w:val="21"/>
        </w:rPr>
        <w:t xml:space="preserve">Email sent to Dr. Berlemann. If no reply by late March, OconEco will replicate the methodology from WDI GFCF and published depreciation schedules.</w:t>
      </w:r>
    </w:p>
    <w:p>
      <w:pPr>
        <w:pStyle w:val="ListParagraph"/>
        <w:numPr>
          <w:ilvl w:val="0"/>
          <w:numId w:val="3"/>
        </w:numPr>
        <w:spacing w:after="100"/>
      </w:pPr>
      <w:r>
        <w:rPr>
          <w:rFonts w:ascii="Arial" w:cs="Arial" w:eastAsia="Arial" w:hAnsi="Arial"/>
          <w:b/>
          <w:bCs/>
          <w:sz w:val="21"/>
          <w:szCs w:val="21"/>
        </w:rPr>
        <w:t xml:space="preserve">CWoN 2024 urban-land convention. </w:t>
      </w:r>
      <w:r>
        <w:rPr>
          <w:rFonts w:ascii="Arial" w:cs="Arial" w:eastAsia="Arial" w:hAnsi="Arial"/>
          <w:sz w:val="21"/>
          <w:szCs w:val="21"/>
        </w:rPr>
        <w:t xml:space="preserve">Has the 24% add-on been updated? Requires checking the CWoN 2024 methodology annex.</w:t>
      </w:r>
    </w:p>
    <w:p>
      <w:pPr>
        <w:pStyle w:val="ListParagraph"/>
        <w:numPr>
          <w:ilvl w:val="0"/>
          <w:numId w:val="3"/>
        </w:numPr>
        <w:spacing w:after="100"/>
      </w:pPr>
      <w:r>
        <w:rPr>
          <w:rFonts w:ascii="Arial" w:cs="Arial" w:eastAsia="Arial" w:hAnsi="Arial"/>
          <w:b/>
          <w:bCs/>
          <w:sz w:val="21"/>
          <w:szCs w:val="21"/>
        </w:rPr>
        <w:t xml:space="preserve">Deflator chain for Nehru–Dhareshwar. </w:t>
      </w:r>
      <w:r>
        <w:rPr>
          <w:rFonts w:ascii="Arial" w:cs="Arial" w:eastAsia="Arial" w:hAnsi="Arial"/>
          <w:sz w:val="21"/>
          <w:szCs w:val="21"/>
        </w:rPr>
        <w:t xml:space="preserve">Converting 1987-constant LCU to current USD requires a reliable GDP deflator series for each of the 93 countries, 1950–1990. WDI carries deflators (NY.GDP.DEFL.ZS) but coverage before 1960 is thin.</w:t>
      </w:r>
    </w:p>
    <w:p>
      <w:pPr>
        <w:pStyle w:val="ListParagraph"/>
        <w:numPr>
          <w:ilvl w:val="0"/>
          <w:numId w:val="3"/>
        </w:numPr>
        <w:spacing w:after="100"/>
      </w:pPr>
      <w:r>
        <w:rPr>
          <w:rFonts w:ascii="Arial" w:cs="Arial" w:eastAsia="Arial" w:hAnsi="Arial"/>
          <w:b/>
          <w:bCs/>
          <w:sz w:val="21"/>
          <w:szCs w:val="21"/>
        </w:rPr>
        <w:t xml:space="preserve">PWT PPP-to-MER back-conversion. </w:t>
      </w:r>
      <w:r>
        <w:rPr>
          <w:rFonts w:ascii="Arial" w:cs="Arial" w:eastAsia="Arial" w:hAnsi="Arial"/>
          <w:sz w:val="21"/>
          <w:szCs w:val="21"/>
        </w:rPr>
        <w:t xml:space="preserve">PWT reports rnna in PPP international dollars. Back-converting to national currency and then to Atlas USD introduces two conversion layers. The noise envelope needs to be assessed.</w:t>
      </w:r>
    </w:p>
    <w:p>
      <w:pPr>
        <w:pStyle w:val="ListParagraph"/>
        <w:numPr>
          <w:ilvl w:val="0"/>
          <w:numId w:val="3"/>
        </w:numPr>
        <w:spacing w:after="100"/>
      </w:pPr>
      <w:r>
        <w:rPr>
          <w:rFonts w:ascii="Arial" w:cs="Arial" w:eastAsia="Arial" w:hAnsi="Arial"/>
          <w:b/>
          <w:bCs/>
          <w:sz w:val="21"/>
          <w:szCs w:val="21"/>
        </w:rPr>
        <w:t xml:space="preserve">Depreciation schedule for non-US countries. </w:t>
      </w:r>
      <w:r>
        <w:rPr>
          <w:rFonts w:ascii="Arial" w:cs="Arial" w:eastAsia="Arial" w:hAnsi="Arial"/>
          <w:sz w:val="21"/>
          <w:szCs w:val="21"/>
        </w:rPr>
        <w:t xml:space="preserve">Berlemann uses US BEA-derived depreciation rates for all countries. This is defensible as a first cut (the US has the most granular asset-life data) but introduces a structural assumption worth flagging.</w:t>
      </w:r>
    </w:p>
    <w:p>
      <w:pPr>
        <w:pStyle w:val="ListParagraph"/>
        <w:numPr>
          <w:ilvl w:val="0"/>
          <w:numId w:val="3"/>
        </w:numPr>
        <w:spacing w:after="100"/>
      </w:pPr>
      <w:r>
        <w:rPr>
          <w:rFonts w:ascii="Arial" w:cs="Arial" w:eastAsia="Arial" w:hAnsi="Arial"/>
          <w:b/>
          <w:bCs/>
          <w:sz w:val="21"/>
          <w:szCs w:val="21"/>
        </w:rPr>
        <w:t xml:space="preserve">Land separation for non-OECD countries. </w:t>
      </w:r>
      <w:r>
        <w:rPr>
          <w:rFonts w:ascii="Arial" w:cs="Arial" w:eastAsia="Arial" w:hAnsi="Arial"/>
          <w:sz w:val="21"/>
          <w:szCs w:val="21"/>
        </w:rPr>
        <w:t xml:space="preserve">Only 18 OECD countries report improved land separately. For all others, land is bundled into the capital stock or added via imputation. The 24% flat rate is crude; country-specific land/structures ratios from national statistical offices would improve this.</w:t>
      </w:r>
    </w:p>
    <w:p>
      <w:pPr>
        <w:pStyle w:val="Heading2"/>
        <w:spacing w:after="140" w:before="280"/>
      </w:pPr>
      <w:r>
        <w:t xml:space="preserve">11. Statements of Exception</w:t>
      </w:r>
    </w:p>
    <w:p>
      <w:pPr>
        <w:spacing w:after="120"/>
      </w:pPr>
      <w:r>
        <w:rPr>
          <w:rFonts w:ascii="Arial" w:cs="Arial" w:eastAsia="Arial" w:hAnsi="Arial"/>
          <w:sz w:val="21"/>
          <w:szCs w:val="21"/>
        </w:rPr>
        <w:t xml:space="preserve">Per OconEco protocol, the following are logged as known limitations accepted for thin-description purposes:</w:t>
      </w:r>
    </w:p>
    <w:p>
      <w:pPr>
        <w:pStyle w:val="ListParagraph"/>
        <w:numPr>
          <w:ilvl w:val="0"/>
          <w:numId w:val="2"/>
        </w:numPr>
        <w:spacing w:after="80"/>
      </w:pPr>
      <w:r>
        <w:rPr>
          <w:rFonts w:ascii="Arial" w:cs="Arial" w:eastAsia="Arial" w:hAnsi="Arial"/>
          <w:sz w:val="21"/>
          <w:szCs w:val="21"/>
        </w:rPr>
        <w:t xml:space="preserve">SE-PA-001: Applying US-derived depreciation rates globally. Accepted because no country-specific alternative exists at this coverage level.</w:t>
      </w:r>
    </w:p>
    <w:p>
      <w:pPr>
        <w:pStyle w:val="ListParagraph"/>
        <w:numPr>
          <w:ilvl w:val="0"/>
          <w:numId w:val="2"/>
        </w:numPr>
        <w:spacing w:after="80"/>
      </w:pPr>
      <w:r>
        <w:rPr>
          <w:rFonts w:ascii="Arial" w:cs="Arial" w:eastAsia="Arial" w:hAnsi="Arial"/>
          <w:sz w:val="21"/>
          <w:szCs w:val="21"/>
        </w:rPr>
        <w:t xml:space="preserve">SE-PA-002: PPP-to-MER back-conversion noise in Layer B. Accepted for thin description; flagged for refinement in thick description.</w:t>
      </w:r>
    </w:p>
    <w:p>
      <w:pPr>
        <w:pStyle w:val="ListParagraph"/>
        <w:numPr>
          <w:ilvl w:val="0"/>
          <w:numId w:val="2"/>
        </w:numPr>
        <w:spacing w:after="80"/>
      </w:pPr>
      <w:r>
        <w:rPr>
          <w:rFonts w:ascii="Arial" w:cs="Arial" w:eastAsia="Arial" w:hAnsi="Arial"/>
          <w:sz w:val="21"/>
          <w:szCs w:val="21"/>
        </w:rPr>
        <w:t xml:space="preserve">SE-PA-003: Urban-land imputation at 24% for non-OECD countries. Carried forward from CWoN convention pending better data.</w:t>
      </w:r>
    </w:p>
    <w:p>
      <w:r>
        <w:br w:type="page"/>
      </w:r>
    </w:p>
    <w:p>
      <w:pPr>
        <w:pStyle w:val="Heading1"/>
        <w:spacing w:after="140" w:before="280"/>
      </w:pPr>
      <w:r>
        <w:t xml:space="preserve">Part VI. Immediate Next Steps</w:t>
      </w:r>
    </w:p>
    <w:p>
      <w:pPr>
        <w:pStyle w:val="Heading2"/>
        <w:spacing w:after="140" w:before="280"/>
      </w:pPr>
      <w:r>
        <w:t xml:space="preserve">12. Near-Term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60"/>
        <w:gridCol w:w="1200"/>
        <w:gridCol w:w="1200"/>
        <w:gridCol w:w="1200"/>
        <w:gridCol w:w="1200"/>
      </w:tblGrid>
      <w:tr>
        <w:tc>
          <w:tcPr>
            <w:tcW w:type="dxa" w:w="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Await Berlemann reply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John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Waiting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Late Mar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Add WDI GFCF flow data (NE.GDI.FTOT.KD) to PA folder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John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Mar W3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Ingest PWT 11.0 rnna into PA_Master Layer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Mar W4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Ingest IMF ICSD into PA_Master Layer 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Mar W4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Convert and ingest Nehrudata into Layer 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Deflators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Apr W1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Build Layer F PIM script for 2020–2025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Apr W2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Cross-validate: compare Layer A vs. B vs. C for OECD overlap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Apr W2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Assess replicability of Berlemann method if dataset not shared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Contingent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Apr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Update this OG to Version 2.0 with lessons learned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Claude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May</w:t>
            </w:r>
          </w:p>
        </w:tc>
      </w:tr>
    </w:tbl>
    <w:p>
      <w:pPr>
        <w:spacing w:after="200"/>
      </w:pPr>
    </w:p>
    <w:p>
      <w:pPr>
        <w:pStyle w:val="Heading2"/>
        <w:spacing w:after="140" w:before="280"/>
      </w:pPr>
      <w:r>
        <w:t xml:space="preserve">13. WDI Indicators Required</w:t>
      </w:r>
    </w:p>
    <w:p>
      <w:pPr>
        <w:spacing w:after="120"/>
      </w:pPr>
      <w:r>
        <w:rPr>
          <w:rFonts w:ascii="Arial" w:cs="Arial" w:eastAsia="Arial" w:hAnsi="Arial"/>
          <w:sz w:val="21"/>
          <w:szCs w:val="21"/>
        </w:rPr>
        <w:t xml:space="preserve">The following WDI indicators form the primary update spine for PA estimation. John will add the necessary flow data to the PA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WDI Code</w:t>
            </w:r>
          </w:p>
        </w:tc>
        <w:tc>
          <w:tcPr>
            <w:tcW w:type="dxa" w:w="45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NE.GDI.FTOT.KD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Gross Fixed Capital Formation (constant LCU)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PIM flow input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NE.GDI.FTOT.CD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Gross Fixed Capital Formation (current USD)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Cross-check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NY.GDP.DEFL.ZS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GDP Deflator (base year varies)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N-D conversion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PA.NUS.ATLS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DEC Alternative Conversion Factor (LCU per USD)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Atlas conversion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PA.NUS.PPP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PPP Conversion Factor, GDP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PWT back-convert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SP.POP.TOTL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Total Population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Per capita</w:t>
            </w:r>
          </w:p>
        </w:tc>
      </w:tr>
    </w:tbl>
    <w:p>
      <w:pPr>
        <w:spacing w:after="200" w:before="200"/>
      </w:pPr>
      <w:r>
        <w:rPr>
          <w:rFonts w:ascii="Arial" w:cs="Arial" w:eastAsia="Arial" w:hAnsi="Arial"/>
          <w:b/>
          <w:bCs/>
          <w:sz w:val="22"/>
          <w:szCs w:val="22"/>
        </w:rPr>
        <w:ins w:id="0" w:author="Claude" w:date="2026-03-22T00:00:00Z"/>
        <w:t xml:space="preserve">§4. Subnational PA — US Counties (Session 30, OG-008 Scoped)</w:t>
      </w:r>
    </w:p>
    <w:p>
      <w:pPr>
        <w:spacing w:after="120" w:before="120"/>
      </w:pPr>
      <w:r>
        <w:rPr>
          <w:rFonts w:ascii="Arial" w:cs="Arial" w:eastAsia="Arial" w:hAnsi="Arial"/>
          <w:b/>
          <w:bCs/>
          <w:sz w:val="20"/>
          <w:szCs w:val="20"/>
        </w:rPr>
        <w:ins w:id="0" w:author="Claude" w:date="2026-03-22T00:00:00Z"/>
        <w:t xml:space="preserve">4.1 The θ-net Approach</w:t>
      </w:r>
    </w:p>
    <w:p>
      <w:pPr>
        <w:spacing w:after="120"/>
      </w:pPr>
      <w:r>
        <w:rPr>
          <w:rFonts w:ascii="Arial" w:cs="Arial" w:eastAsia="Arial" w:hAnsi="Arial"/>
          <w:sz w:val="20"/>
          <w:szCs w:val="20"/>
        </w:rPr>
        <w:ins w:id="0" w:author="Claude" w:date="2026-03-22T00:00:00Z"/>
        <w:t xml:space="preserve">County produced assets are imputed from QCEW wages using industry-specific capital intensity coefficients. Formula: PA_net(c,i,y) = QCEW_wages(c,i,y) × CW_ratio(i,y) / θ_net(i,y), where θ_net(i) = BEA_Comp(i) / [BEA_GOS(i) × CapFactor] and CapFactor = PA_net_national / GOS_national (3.31 in 2022, rising from 2.85 in 1997). θ_net ranges from 0.022 (Real Estate, imputed rent inflates denominator) to 2.970 (Management, capital-light professional services).</w:t>
      </w:r>
    </w:p>
    <w:p>
      <w:pPr>
        <w:spacing w:after="120" w:before="120"/>
      </w:pPr>
      <w:r>
        <w:rPr>
          <w:rFonts w:ascii="Arial" w:cs="Arial" w:eastAsia="Arial" w:hAnsi="Arial"/>
          <w:b/>
          <w:bCs/>
          <w:sz w:val="20"/>
          <w:szCs w:val="20"/>
        </w:rPr>
        <w:ins w:id="0" w:author="Claude" w:date="2026-03-22T00:00:00Z"/>
        <w:t xml:space="preserve">4.2 Data Sources</w:t>
      </w:r>
    </w:p>
    <w:p>
      <w:pPr>
        <w:spacing w:after="120"/>
      </w:pPr>
      <w:r>
        <w:rPr>
          <w:rFonts w:ascii="Arial" w:cs="Arial" w:eastAsia="Arial" w:hAnsi="Arial"/>
          <w:sz w:val="20"/>
          <w:szCs w:val="20"/>
        </w:rPr>
        <w:ins w:id="0" w:author="Claude" w:date="2026-03-22T00:00:00Z"/>
        <w:t xml:space="preserve">Wages: QCEW county supersector panel (904,104 rows, 3,293 counties × 21 NAICS supersectors × 14 anchor years 2001–2024). Compensation uplift: BEA NIPA CW_ratio by industry (supplements as fraction of wages, range 1.13–1.37). θ coefficients: BEA NIPA Table 6.2D/6.3D (compensation) and Fixed Assets Table 1.1 (capital stock), time-varying 1997–2025. Population: layered BEA CAINC1 (primary, 97%), Census ACS S0101 (gap-fill for VA independent cities, PR, VI), hardcoded Census 2020 (Virgin Islands, extinct municipalities).</w:t>
      </w:r>
    </w:p>
    <w:p>
      <w:pPr>
        <w:spacing w:after="120" w:before="120"/>
      </w:pPr>
      <w:r>
        <w:rPr>
          <w:rFonts w:ascii="Arial" w:cs="Arial" w:eastAsia="Arial" w:hAnsi="Arial"/>
          <w:b/>
          <w:bCs/>
          <w:sz w:val="20"/>
          <w:szCs w:val="20"/>
        </w:rPr>
        <w:ins w:id="0" w:author="Claude" w:date="2026-03-22T00:00:00Z"/>
        <w:t xml:space="preserve">4.3 Output</w:t>
      </w:r>
    </w:p>
    <w:p>
      <w:pPr>
        <w:spacing w:after="120"/>
      </w:pPr>
      <w:r>
        <w:rPr>
          <w:rFonts w:ascii="Arial" w:cs="Arial" w:eastAsia="Arial" w:hAnsi="Arial"/>
          <w:sz w:val="20"/>
          <w:szCs w:val="20"/>
        </w:rPr>
        <w:ins w:id="0" w:author="Claude" w:date="2026-03-22T00:00:00Z"/>
        <w:t xml:space="preserve">county_pa_panel.csv: 45,819 rows (3,293 counties × 14 years). Pop-weighted PA_net_pc = $88,244 (2019), $117,609 (2024). county_pa_by_industry_panel.csv: 882,805 rows (industry detail). Cross-validation: county sum overshoots BEA national by 11% (systematic CAINC4 scale factor, not measurement error). Relative county distribution validated.</w:t>
      </w:r>
    </w:p>
    <w:p>
      <w:pPr>
        <w:spacing w:after="120" w:before="120"/>
      </w:pPr>
      <w:r>
        <w:rPr>
          <w:rFonts w:ascii="Arial" w:cs="Arial" w:eastAsia="Arial" w:hAnsi="Arial"/>
          <w:b/>
          <w:bCs/>
          <w:sz w:val="20"/>
          <w:szCs w:val="20"/>
        </w:rPr>
        <w:ins w:id="0" w:author="Claude" w:date="2026-03-22T00:00:00Z"/>
        <w:t xml:space="preserve">4.4 OG-008 (Scoped, Not Yet Built)</w:t>
      </w:r>
    </w:p>
    <w:p>
      <w:pPr>
        <w:spacing w:after="200"/>
      </w:pPr>
      <w:r>
        <w:rPr>
          <w:rFonts w:ascii="Arial" w:cs="Arial" w:eastAsia="Arial" w:hAnsi="Arial"/>
          <w:sz w:val="20"/>
          <w:szCs w:val="20"/>
        </w:rPr>
        <w:ins w:id="0" w:author="Claude" w:date="2026-03-22T00:00:00Z"/>
        <w:t xml:space="preserve">PA depreciation treated as liability, not netted from assets. BLS gross PA on asset side; accumulated depreciation (PCS − WS, reflated by K/GOS) as intergenerational liability. Enables parallel SI_net vs SI_gross diagnostics.</w:t>
      </w:r>
    </w:p>
    <w:p>
      <w:pPr>
        <w:spacing w:after="200"/>
      </w:pPr>
    </w:p>
    <w:p>
      <w:pPr>
        <w:pBdr>
          <w:top w:val="single" w:color="2E5090" w:sz="4" w:space="8"/>
        </w:pBdr>
        <w:spacing w:after="120" w:before="400"/>
      </w:pPr>
      <w:r>
        <w:rPr>
          <w:rFonts w:ascii="Arial" w:cs="Arial" w:eastAsia="Arial" w:hAnsi="Arial"/>
          <w:i/>
          <w:iCs/>
          <w:color w:val="666666"/>
          <w:sz w:val="19"/>
          <w:szCs w:val="19"/>
        </w:rPr>
        <w:t xml:space="preserve">OG-003 v1.0 — 12 March 2026. Discovery stage. To be updated as layers are populated and cross-validated.</w:t>
      </w:r>
    </w:p>
    <w:sectPr>
      <w:headerReference w:type="default" ns2:id="rId7"/>
      <w:footerReference w:type="default" ns2: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888888"/>
        <w:sz w:val="16"/>
        <w:szCs w:val="16"/>
      </w:rPr>
      <w:t xml:space="preserve">OconEco Operational Guideline OG-003</w:t>
    </w:r>
    <w:r>
      <w:rPr>
        <w:rFonts w:ascii="Arial" w:cs="Arial" w:eastAsia="Arial" w:hAnsi="Arial"/>
        <w:color w:val="888888"/>
        <w:sz w:val="16"/>
        <w:szCs w:val="16"/>
      </w:rPr>
      <w:t xml:space="preserve">	Produced Assets (PA)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2026-03-12T18:23:12.378Z</dcterms:created>
  <dcterms:modified xsi:type="dcterms:W3CDTF">2026-03-12T18:23:12.378Z</dcterms:modified>
</cp:coreProperties>
</file>

<file path=docProps/custom.xml><?xml version="1.0" encoding="utf-8"?>
<Properties xmlns="http://schemas.openxmlformats.org/officeDocument/2006/custom-properties" xmlns:vt="http://schemas.openxmlformats.org/officeDocument/2006/docPropsVTypes"/>
</file>